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7A5C" w:rsidRDefault="00CB7A5C" w:rsidP="00CB7A5C">
      <w:pPr>
        <w:rPr>
          <w:rFonts w:ascii="宋体" w:eastAsia="宋体" w:hAnsi="宋体" w:cs="宋体"/>
          <w:color w:val="auto"/>
          <w:sz w:val="24"/>
          <w:szCs w:val="24"/>
          <w:lang w:val="en-US"/>
        </w:rPr>
      </w:pPr>
      <w:r>
        <w:rPr>
          <w:rFonts w:ascii="宋体" w:eastAsia="宋体" w:hAnsi="宋体" w:cs="宋体"/>
          <w:color w:val="auto"/>
          <w:sz w:val="24"/>
          <w:szCs w:val="24"/>
          <w:lang w:val="en-US"/>
        </w:rPr>
        <w:t xml:space="preserve">3.1 </w:t>
      </w:r>
      <w:r w:rsidR="009648B6">
        <w:rPr>
          <w:rFonts w:ascii="宋体" w:eastAsia="宋体" w:hAnsi="宋体" w:cs="宋体" w:hint="eastAsia"/>
          <w:color w:val="auto"/>
          <w:sz w:val="24"/>
          <w:szCs w:val="24"/>
          <w:lang w:val="en-US"/>
        </w:rPr>
        <w:t>本研究旨在系统阐明精神分裂症患者多维度源监测与掩蔽语音识别两类核心认知功能之间的内在关系。具体包括：（</w:t>
      </w:r>
      <w:r w:rsidR="009648B6">
        <w:rPr>
          <w:rFonts w:ascii="宋体" w:eastAsia="宋体" w:hAnsi="宋体" w:cs="宋体"/>
          <w:color w:val="auto"/>
          <w:sz w:val="24"/>
          <w:szCs w:val="24"/>
          <w:lang w:val="en-US"/>
        </w:rPr>
        <w:t>1）实证检验二者在行为层面的直接关联性，即在不同听觉掩蔽强度（如噪声、言语干扰）下，源监测准确性是否可预测语音识别表现；（2）结合功能性磁共振成像（fMRI）或脑电图（EEG）技术，定位并验证其共享的神经基础，重点关注背外侧前额叶、颞上回及默认模式网络关键节点的功能连接异常；（3）采用标准化临床量表（如PANSS、MATRICS）评估症状谱系，进一步解析上述认知功能缺陷与阳性症状（幻觉、妄想）、阴性症状（</w:t>
      </w:r>
      <w:r w:rsidR="009648B6">
        <w:rPr>
          <w:rFonts w:ascii="宋体" w:eastAsia="宋体" w:hAnsi="宋体" w:cs="宋体" w:hint="eastAsia"/>
          <w:color w:val="auto"/>
          <w:sz w:val="24"/>
          <w:szCs w:val="24"/>
          <w:lang w:val="en-US"/>
        </w:rPr>
        <w:t>情感淡漠、意志减退）、认知障碍（工作记忆、执行功能）及情感症状（焦虑、抑郁）之间的症状维度特异性关联，为构建“认知</w:t>
      </w:r>
      <w:r w:rsidR="009648B6">
        <w:rPr>
          <w:rFonts w:ascii="宋体" w:eastAsia="宋体" w:hAnsi="宋体" w:cs="宋体"/>
          <w:color w:val="auto"/>
          <w:sz w:val="24"/>
          <w:szCs w:val="24"/>
          <w:lang w:val="en-US"/>
        </w:rPr>
        <w:t>-神经-症状”整合模型提供实证依据。</w:t>
      </w:r>
      <w:r>
        <w:rPr>
          <w:rFonts w:ascii="宋体" w:eastAsia="宋体" w:hAnsi="宋体" w:cs="宋体"/>
          <w:color w:val="auto"/>
          <w:sz w:val="24"/>
          <w:szCs w:val="24"/>
          <w:lang w:val="en-US"/>
        </w:rPr>
        <w:t>研究目的</w:t>
      </w:r>
    </w:p>
    <w:p w:rsidR="00CB7A5C" w:rsidRDefault="00CB7A5C" w:rsidP="00CB7A5C">
      <w:pPr>
        <w:rPr>
          <w:rFonts w:ascii="宋体" w:eastAsia="宋体" w:hAnsi="宋体" w:cs="宋体"/>
          <w:color w:val="auto"/>
          <w:sz w:val="24"/>
          <w:szCs w:val="24"/>
          <w:lang w:val="en-US"/>
        </w:rPr>
      </w:pPr>
      <w:r>
        <w:rPr>
          <w:rFonts w:ascii="宋体" w:eastAsia="宋体" w:hAnsi="宋体" w:cs="宋体"/>
          <w:color w:val="auto"/>
          <w:sz w:val="24"/>
          <w:szCs w:val="24"/>
          <w:lang w:val="en-US"/>
        </w:rPr>
        <w:t>1. 验证精神分裂症患者在多维度源监测任务中的表现与其在不同听觉掩蔽条件下语音识别能力之间的直接关联性；</w:t>
      </w:r>
    </w:p>
    <w:p w:rsidR="00CB7A5C" w:rsidRDefault="00BD7BAB" w:rsidP="00CB7A5C">
      <w:pPr>
        <w:rPr>
          <w:rFonts w:ascii="宋体" w:eastAsia="宋体" w:hAnsi="宋体" w:cs="宋体"/>
          <w:color w:val="auto"/>
          <w:sz w:val="24"/>
          <w:szCs w:val="24"/>
          <w:lang w:val="en-US"/>
        </w:rPr>
      </w:pPr>
      <w:ins w:id="0" w:author="1 1" w:date="2026-01-31T15:55:00Z" w16du:dateUtc="2026-01-31T07:55:00Z">
        <w:r>
          <w:rPr>
            <w:rFonts w:ascii="宋体" w:eastAsia="宋体" w:hAnsi="宋体" w:cs="宋体"/>
            <w:color w:val="auto"/>
            <w:sz w:val="24"/>
            <w:szCs w:val="24"/>
            <w:lang w:val="en-US"/>
          </w:rPr>
          <w:t>2. To identify the shared neural substrates underlying multidimensional source monitoring and speech recognition under varying auditory masking conditions in schizophrenia, and to examine the symptom-domain-specific associations between these cognitive deficits and positive, negative, cognitive, and affective symptom dimensions.</w:t>
        </w:r>
      </w:ins>
      <w:del w:id="1" w:author="1 1" w:date="2026-01-31T15:55:00Z" w16du:dateUtc="2026-01-31T07:55:00Z">
        <w:r w:rsidR="00CB7A5C" w:rsidDel="00BD7BAB">
          <w:rPr>
            <w:rFonts w:ascii="宋体" w:eastAsia="宋体" w:hAnsi="宋体" w:cs="宋体"/>
            <w:color w:val="auto"/>
            <w:sz w:val="24"/>
            <w:szCs w:val="24"/>
            <w:lang w:val="en-US"/>
          </w:rPr>
          <w:delText>2. 探究精神分裂症患者多维度源监测功能与不同听觉掩蔽下语音识别功能所共享的神经机制，并进一步分析上述两类认知功能与精神症状各维度（如阳性症状、阴性症状、认知症状及情感症状）之间的特异性关联。</w:delText>
        </w:r>
      </w:del>
    </w:p>
    <w:p w:rsidR="00A63F5D" w:rsidRDefault="00A63F5D" w:rsidP="00CB7A5C">
      <w:pPr>
        <w:rPr>
          <w:ins w:id="2" w:author="1 1" w:date="2026-01-31T16:08:00Z" w16du:dateUtc="2026-01-31T08:08:00Z"/>
          <w:rFonts w:ascii="宋体" w:eastAsia="宋体" w:hAnsi="宋体" w:cs="宋体"/>
          <w:color w:val="auto"/>
          <w:sz w:val="24"/>
          <w:szCs w:val="24"/>
          <w:lang w:val="en-US"/>
        </w:rPr>
      </w:pPr>
      <w:ins w:id="3" w:author="1 1" w:date="2026-01-31T16:08:00Z" w16du:dateUtc="2026-01-31T08:08:00Z">
        <w:r>
          <w:rPr>
            <w:rFonts w:ascii="宋体" w:eastAsia="宋体" w:hAnsi="宋体" w:cs="宋体"/>
            <w:color w:val="auto"/>
            <w:sz w:val="24"/>
            <w:szCs w:val="24"/>
            <w:lang w:val="en-US"/>
          </w:rPr>
          <w:t>3.1 研究目的</w:t>
        </w:r>
      </w:ins>
    </w:p>
    <w:p w:rsidR="00A63F5D" w:rsidRDefault="00A63F5D" w:rsidP="00CB7A5C">
      <w:pPr>
        <w:rPr>
          <w:ins w:id="4" w:author="1 1" w:date="2026-01-31T16:08:00Z" w16du:dateUtc="2026-01-31T08:08:00Z"/>
          <w:rFonts w:ascii="宋体" w:eastAsia="宋体" w:hAnsi="宋体" w:cs="宋体"/>
          <w:color w:val="auto"/>
          <w:sz w:val="24"/>
          <w:szCs w:val="24"/>
          <w:lang w:val="en-US"/>
        </w:rPr>
      </w:pPr>
      <w:ins w:id="5" w:author="1 1" w:date="2026-01-31T16:08:00Z" w16du:dateUtc="2026-01-31T08:08:00Z">
        <w:r>
          <w:rPr>
            <w:rFonts w:ascii="宋体" w:eastAsia="宋体" w:hAnsi="宋体" w:cs="宋体" w:hint="eastAsia"/>
            <w:color w:val="auto"/>
            <w:sz w:val="24"/>
            <w:szCs w:val="24"/>
            <w:lang w:val="en-US"/>
          </w:rPr>
          <w:t>本研究旨在系统阐明精神分裂症患者多维源监测（</w:t>
        </w:r>
        <w:r>
          <w:rPr>
            <w:rFonts w:ascii="宋体" w:eastAsia="宋体" w:hAnsi="宋体" w:cs="宋体"/>
            <w:color w:val="auto"/>
            <w:sz w:val="24"/>
            <w:szCs w:val="24"/>
            <w:lang w:val="en-US"/>
          </w:rPr>
          <w:t>multidimensional source monitoring, MSM）与掩蔽语音识别之间的内在关系，具体包括：</w:t>
        </w:r>
      </w:ins>
    </w:p>
    <w:p w:rsidR="00A63F5D" w:rsidRDefault="00A63F5D" w:rsidP="00CB7A5C">
      <w:pPr>
        <w:rPr>
          <w:ins w:id="6" w:author="1 1" w:date="2026-01-31T16:08:00Z" w16du:dateUtc="2026-01-31T08:08:00Z"/>
          <w:rFonts w:ascii="宋体" w:eastAsia="宋体" w:hAnsi="宋体" w:cs="宋体"/>
          <w:color w:val="auto"/>
          <w:sz w:val="24"/>
          <w:szCs w:val="24"/>
          <w:lang w:val="en-US"/>
        </w:rPr>
      </w:pPr>
      <w:ins w:id="7" w:author="1 1" w:date="2026-01-31T16:08:00Z" w16du:dateUtc="2026-01-31T08:08:00Z">
        <w:r>
          <w:rPr>
            <w:rFonts w:ascii="宋体" w:eastAsia="宋体" w:hAnsi="宋体" w:cs="宋体" w:hint="eastAsia"/>
            <w:color w:val="auto"/>
            <w:sz w:val="24"/>
            <w:szCs w:val="24"/>
            <w:lang w:val="en-US"/>
          </w:rPr>
          <w:t>（</w:t>
        </w:r>
        <w:r>
          <w:rPr>
            <w:rFonts w:ascii="宋体" w:eastAsia="宋体" w:hAnsi="宋体" w:cs="宋体"/>
            <w:color w:val="auto"/>
            <w:sz w:val="24"/>
            <w:szCs w:val="24"/>
            <w:lang w:val="en-US"/>
          </w:rPr>
          <w:t>1）检验MSM准确性对掩蔽语音识别表现的预测作用；</w:t>
        </w:r>
      </w:ins>
    </w:p>
    <w:p w:rsidR="00A63F5D" w:rsidRDefault="00A63F5D" w:rsidP="00CB7A5C">
      <w:pPr>
        <w:rPr>
          <w:ins w:id="8" w:author="1 1" w:date="2026-01-31T16:08:00Z" w16du:dateUtc="2026-01-31T08:08:00Z"/>
          <w:rFonts w:ascii="宋体" w:eastAsia="宋体" w:hAnsi="宋体" w:cs="宋体"/>
          <w:color w:val="auto"/>
          <w:sz w:val="24"/>
          <w:szCs w:val="24"/>
          <w:lang w:val="en-US"/>
        </w:rPr>
      </w:pPr>
      <w:ins w:id="9" w:author="1 1" w:date="2026-01-31T16:08:00Z" w16du:dateUtc="2026-01-31T08:08:00Z">
        <w:r>
          <w:rPr>
            <w:rFonts w:ascii="宋体" w:eastAsia="宋体" w:hAnsi="宋体" w:cs="宋体" w:hint="eastAsia"/>
            <w:color w:val="auto"/>
            <w:sz w:val="24"/>
            <w:szCs w:val="24"/>
            <w:lang w:val="en-US"/>
          </w:rPr>
          <w:t>（</w:t>
        </w:r>
        <w:r>
          <w:rPr>
            <w:rFonts w:ascii="宋体" w:eastAsia="宋体" w:hAnsi="宋体" w:cs="宋体"/>
            <w:color w:val="auto"/>
            <w:sz w:val="24"/>
            <w:szCs w:val="24"/>
            <w:lang w:val="en-US"/>
          </w:rPr>
          <w:t>2）定位两类任务共享的神经机制，重点关注背外侧前额叶、颞上回及默认模式网络关键节点的功能连接异常；</w:t>
        </w:r>
      </w:ins>
    </w:p>
    <w:p w:rsidR="00A63F5D" w:rsidRDefault="00A63F5D" w:rsidP="00CB7A5C">
      <w:pPr>
        <w:rPr>
          <w:ins w:id="10" w:author="1 1" w:date="2026-01-31T16:08:00Z" w16du:dateUtc="2026-01-31T08:08:00Z"/>
          <w:rFonts w:ascii="宋体" w:eastAsia="宋体" w:hAnsi="宋体" w:cs="宋体"/>
          <w:color w:val="auto"/>
          <w:sz w:val="24"/>
          <w:szCs w:val="24"/>
          <w:lang w:val="en-US"/>
        </w:rPr>
      </w:pPr>
      <w:ins w:id="11" w:author="1 1" w:date="2026-01-31T16:08:00Z" w16du:dateUtc="2026-01-31T08:08:00Z">
        <w:r>
          <w:rPr>
            <w:rFonts w:ascii="宋体" w:eastAsia="宋体" w:hAnsi="宋体" w:cs="宋体" w:hint="eastAsia"/>
            <w:color w:val="auto"/>
            <w:sz w:val="24"/>
            <w:szCs w:val="24"/>
            <w:lang w:val="en-US"/>
          </w:rPr>
          <w:t>（</w:t>
        </w:r>
        <w:r>
          <w:rPr>
            <w:rFonts w:ascii="宋体" w:eastAsia="宋体" w:hAnsi="宋体" w:cs="宋体"/>
            <w:color w:val="auto"/>
            <w:sz w:val="24"/>
            <w:szCs w:val="24"/>
            <w:lang w:val="en-US"/>
          </w:rPr>
          <w:t>3）解析上述认知缺陷与阳性、阴性、认知及情感症状维度的特异性关联，为构建“认知–神经–症状”整合模型提供实证依据。</w:t>
        </w:r>
      </w:ins>
    </w:p>
    <w:p w:rsidR="00A63F5D" w:rsidRDefault="00A63F5D" w:rsidP="00CB7A5C">
      <w:pPr>
        <w:rPr>
          <w:ins w:id="12" w:author="1 1" w:date="2026-01-31T16:08:00Z" w16du:dateUtc="2026-01-31T08:08:00Z"/>
          <w:rFonts w:ascii="宋体" w:eastAsia="宋体" w:hAnsi="宋体" w:cs="宋体"/>
          <w:color w:val="auto"/>
          <w:sz w:val="24"/>
          <w:szCs w:val="24"/>
          <w:lang w:val="en-US"/>
        </w:rPr>
      </w:pPr>
    </w:p>
    <w:p w:rsidR="00A63F5D" w:rsidRDefault="00A63F5D" w:rsidP="00CB7A5C">
      <w:pPr>
        <w:rPr>
          <w:ins w:id="13" w:author="1 1" w:date="2026-01-31T16:08:00Z" w16du:dateUtc="2026-01-31T08:08:00Z"/>
          <w:rFonts w:ascii="宋体" w:eastAsia="宋体" w:hAnsi="宋体" w:cs="宋体"/>
          <w:color w:val="auto"/>
          <w:sz w:val="24"/>
          <w:szCs w:val="24"/>
          <w:lang w:val="en-US"/>
        </w:rPr>
      </w:pPr>
      <w:ins w:id="14" w:author="1 1" w:date="2026-01-31T16:08:00Z" w16du:dateUtc="2026-01-31T08:08:00Z">
        <w:r>
          <w:rPr>
            <w:rFonts w:ascii="宋体" w:eastAsia="宋体" w:hAnsi="宋体" w:cs="宋体"/>
            <w:color w:val="auto"/>
            <w:sz w:val="24"/>
            <w:szCs w:val="24"/>
            <w:lang w:val="en-US"/>
          </w:rPr>
          <w:t>3.2 研究方法</w:t>
        </w:r>
      </w:ins>
    </w:p>
    <w:p w:rsidR="00A63F5D" w:rsidRDefault="00A63F5D" w:rsidP="00CB7A5C">
      <w:pPr>
        <w:rPr>
          <w:ins w:id="15" w:author="1 1" w:date="2026-01-31T16:08:00Z" w16du:dateUtc="2026-01-31T08:08:00Z"/>
          <w:rFonts w:ascii="宋体" w:eastAsia="宋体" w:hAnsi="宋体" w:cs="宋体"/>
          <w:color w:val="auto"/>
          <w:sz w:val="24"/>
          <w:szCs w:val="24"/>
          <w:lang w:val="en-US"/>
        </w:rPr>
      </w:pPr>
      <w:ins w:id="16" w:author="1 1" w:date="2026-01-31T16:08:00Z" w16du:dateUtc="2026-01-31T08:08:00Z">
        <w:r>
          <w:rPr>
            <w:rFonts w:ascii="宋体" w:eastAsia="宋体" w:hAnsi="宋体" w:cs="宋体"/>
            <w:color w:val="auto"/>
            <w:sz w:val="24"/>
            <w:szCs w:val="24"/>
            <w:lang w:val="en-US"/>
          </w:rPr>
          <w:t>3.2.1 研究对象</w:t>
        </w:r>
      </w:ins>
    </w:p>
    <w:p w:rsidR="00CB7A5C" w:rsidRDefault="00A63F5D" w:rsidP="00CB7A5C">
      <w:pPr>
        <w:rPr>
          <w:rFonts w:ascii="宋体" w:eastAsia="宋体" w:hAnsi="宋体" w:cs="宋体"/>
          <w:color w:val="auto"/>
          <w:sz w:val="24"/>
          <w:szCs w:val="24"/>
          <w:lang w:val="en-US"/>
        </w:rPr>
      </w:pPr>
      <w:ins w:id="17" w:author="1 1" w:date="2026-01-31T16:08:00Z" w16du:dateUtc="2026-01-31T08:08:00Z">
        <w:r>
          <w:rPr>
            <w:rFonts w:ascii="宋体" w:eastAsia="宋体" w:hAnsi="宋体" w:cs="宋体" w:hint="eastAsia"/>
            <w:color w:val="auto"/>
            <w:sz w:val="24"/>
            <w:szCs w:val="24"/>
            <w:lang w:val="en-US"/>
          </w:rPr>
          <w:t>本研究采用便利抽样法，于</w:t>
        </w:r>
        <w:r>
          <w:rPr>
            <w:rFonts w:ascii="宋体" w:eastAsia="宋体" w:hAnsi="宋体" w:cs="宋体"/>
            <w:color w:val="auto"/>
            <w:sz w:val="24"/>
            <w:szCs w:val="24"/>
            <w:lang w:val="en-US"/>
          </w:rPr>
          <w:t>2024年7月至2025年7月在广州医科大学附属脑科医院招募精神分裂症患者（病例组）；同时通过线上平台匹配招募健康对照者（年龄、性别、教育年限及母语背景均衡）。初始纳入113例患者和54名对照者；依据意向性治疗（ITT）原则，剔除6例未完成全部评估者（因病情不稳定、提前出院或自愿退出），最终纳入107例患者和54名健康对照者。</w:t>
        </w:r>
      </w:ins>
    </w:p>
    <w:p w:rsidR="00CB7A5C" w:rsidRDefault="00CB7A5C" w:rsidP="00CB7A5C">
      <w:pPr>
        <w:rPr>
          <w:rFonts w:ascii="宋体" w:eastAsia="宋体" w:hAnsi="宋体" w:cs="宋体"/>
          <w:color w:val="auto"/>
          <w:sz w:val="24"/>
          <w:szCs w:val="24"/>
          <w:lang w:val="en-US"/>
        </w:rPr>
      </w:pPr>
      <w:r>
        <w:rPr>
          <w:rFonts w:ascii="宋体" w:eastAsia="宋体" w:hAnsi="宋体" w:cs="宋体"/>
          <w:color w:val="auto"/>
          <w:sz w:val="24"/>
          <w:szCs w:val="24"/>
          <w:lang w:val="en-US"/>
        </w:rPr>
        <w:t>3.2 研究方法</w:t>
      </w:r>
    </w:p>
    <w:p w:rsidR="00CB7A5C" w:rsidRDefault="00CB7A5C" w:rsidP="00CB7A5C">
      <w:pPr>
        <w:rPr>
          <w:rFonts w:ascii="宋体" w:eastAsia="宋体" w:hAnsi="宋体" w:cs="宋体" w:hint="eastAsia"/>
          <w:color w:val="auto"/>
          <w:sz w:val="24"/>
          <w:szCs w:val="24"/>
          <w:lang w:val="en-US"/>
        </w:rPr>
      </w:pPr>
      <w:r>
        <w:rPr>
          <w:rFonts w:ascii="宋体" w:eastAsia="宋体" w:hAnsi="宋体" w:cs="宋体"/>
          <w:color w:val="auto"/>
          <w:sz w:val="24"/>
          <w:szCs w:val="24"/>
          <w:lang w:val="en-US"/>
        </w:rPr>
        <w:t>3.2.1 研究对象</w:t>
      </w:r>
    </w:p>
    <w:p w:rsidR="00CB7A5C" w:rsidRDefault="00CB7A5C" w:rsidP="00CB7A5C">
      <w:pPr>
        <w:rPr>
          <w:rFonts w:ascii="宋体" w:eastAsia="宋体" w:hAnsi="宋体" w:cs="宋体" w:hint="eastAsia"/>
          <w:color w:val="auto"/>
          <w:sz w:val="24"/>
          <w:szCs w:val="24"/>
          <w:lang w:val="en-US"/>
        </w:rPr>
      </w:pPr>
      <w:r>
        <w:rPr>
          <w:rFonts w:ascii="宋体" w:eastAsia="宋体" w:hAnsi="宋体" w:cs="宋体" w:hint="eastAsia"/>
          <w:color w:val="auto"/>
          <w:sz w:val="24"/>
          <w:szCs w:val="24"/>
          <w:lang w:val="en-US"/>
        </w:rPr>
        <w:t>本研究采用便利抽样法，于</w:t>
      </w:r>
      <w:r>
        <w:rPr>
          <w:rFonts w:ascii="宋体" w:eastAsia="宋体" w:hAnsi="宋体" w:cs="宋体"/>
          <w:color w:val="auto"/>
          <w:sz w:val="24"/>
          <w:szCs w:val="24"/>
          <w:lang w:val="en-US"/>
        </w:rPr>
        <w:t>2024年7月至2025年7月期间，招募广州医科大学附属脑科医院门诊及住院的精神分裂症患者作为病例组；同时，通过线上平台（如社</w:t>
      </w:r>
      <w:r>
        <w:rPr>
          <w:rFonts w:ascii="宋体" w:eastAsia="宋体" w:hAnsi="宋体" w:cs="宋体" w:hint="eastAsia"/>
          <w:color w:val="auto"/>
          <w:sz w:val="24"/>
          <w:szCs w:val="24"/>
          <w:lang w:val="en-US"/>
        </w:rPr>
        <w:t>交媒体、健康志愿者数据库等）招募人口学特征（包括年龄、性别、教育年限及母语背</w:t>
      </w:r>
      <w:r>
        <w:rPr>
          <w:rFonts w:ascii="宋体" w:eastAsia="宋体" w:hAnsi="宋体" w:cs="宋体" w:hint="eastAsia"/>
          <w:color w:val="auto"/>
          <w:sz w:val="24"/>
          <w:szCs w:val="24"/>
          <w:lang w:val="en-US"/>
        </w:rPr>
        <w:lastRenderedPageBreak/>
        <w:t>景）与病例组相匹配的健康志愿者作为对照组。初始共纳入</w:t>
      </w:r>
      <w:r>
        <w:rPr>
          <w:rFonts w:ascii="宋体" w:eastAsia="宋体" w:hAnsi="宋体" w:cs="宋体"/>
          <w:color w:val="auto"/>
          <w:sz w:val="24"/>
          <w:szCs w:val="24"/>
          <w:lang w:val="en-US"/>
        </w:rPr>
        <w:t>113例精神分裂症患者和54名健康对照者。</w:t>
      </w:r>
      <w:ins w:id="18" w:author="1 1" w:date="2026-01-31T04:30:00Z" w16du:dateUtc="2026-01-30T20:30:00Z">
        <w:r w:rsidR="009648B6">
          <w:rPr>
            <w:rFonts w:ascii="宋体" w:eastAsia="宋体" w:hAnsi="宋体" w:cs="宋体"/>
            <w:color w:val="auto"/>
            <w:sz w:val="24"/>
            <w:szCs w:val="24"/>
            <w:lang w:val="en-US"/>
          </w:rPr>
          <w:t>Among them, 6 patients failed to complete all assessments due to clinical instability, early discharge, or voluntary withdrawal; per the intention-to-treat (ITT) principle, 107 schizophrenia patients and 54 healthy controls were ultimately included in the statistical analysis.</w:t>
        </w:r>
      </w:ins>
      <w:del w:id="19" w:author="1 1" w:date="2026-01-31T04:30:00Z" w16du:dateUtc="2026-01-30T20:30:00Z">
        <w:r w:rsidR="00130FB7" w:rsidDel="009648B6">
          <w:rPr>
            <w:rFonts w:ascii="宋体" w:eastAsia="宋体" w:hAnsi="宋体" w:cs="宋体" w:hint="eastAsia"/>
            <w:color w:val="auto"/>
            <w:sz w:val="24"/>
            <w:szCs w:val="24"/>
            <w:lang w:val="en-US"/>
          </w:rPr>
          <w:delText>其中，</w:delText>
        </w:r>
        <w:r w:rsidR="00130FB7" w:rsidDel="009648B6">
          <w:rPr>
            <w:rFonts w:ascii="宋体" w:eastAsia="宋体" w:hAnsi="宋体" w:cs="宋体"/>
            <w:color w:val="auto"/>
            <w:sz w:val="24"/>
            <w:szCs w:val="24"/>
            <w:lang w:val="en-US"/>
          </w:rPr>
          <w:delText>6名患者因临床状态不稳定、提前出院或自愿退出等原因未能完成全部评估；依据意向性治疗（Intention-to-Treat, ITT）原则，最终共纳入107例精神分裂症患者和54名健康对照者进入统计分析。</w:delText>
        </w:r>
      </w:del>
    </w:p>
    <w:p w:rsidR="00CB7A5C" w:rsidRDefault="00CB7A5C" w:rsidP="00CB7A5C">
      <w:pPr>
        <w:rPr>
          <w:rFonts w:ascii="宋体" w:eastAsia="宋体" w:hAnsi="宋体" w:cs="宋体"/>
          <w:color w:val="auto"/>
          <w:sz w:val="24"/>
          <w:szCs w:val="24"/>
          <w:lang w:val="en-US"/>
        </w:rPr>
      </w:pPr>
    </w:p>
    <w:p w:rsidR="00CB7A5C" w:rsidRDefault="00CB7A5C" w:rsidP="00CB7A5C">
      <w:pPr>
        <w:pStyle w:val="afb"/>
      </w:pPr>
      <w:r>
        <w:t xml:space="preserve">3.1 研究目的 </w:t>
      </w:r>
    </w:p>
    <w:p w:rsidR="002B2713" w:rsidRDefault="00CB7A5C" w:rsidP="00CB7A5C">
      <w:pPr>
        <w:pStyle w:val="afb"/>
      </w:pPr>
      <w:r>
        <w:t>1. </w:t>
      </w:r>
      <w:r w:rsidR="002B2713">
        <w:t>1.</w:t>
      </w:r>
      <w:ins w:id="20" w:author="1 1" w:date="2026-01-31T04:31:00Z" w16du:dateUtc="2026-01-30T20:31:00Z">
        <w:r w:rsidR="009648B6">
          <w:t>To empirically test the direct association between multidimensional source monitoring performance and speech recognition accuracy under varying auditory masking conditions in schizophrenia.</w:t>
        </w:r>
      </w:ins>
      <w:del w:id="21" w:author="1 1" w:date="2026-01-31T04:31:00Z" w16du:dateUtc="2026-01-30T20:31:00Z">
        <w:r w:rsidR="002B2713" w:rsidDel="009648B6">
          <w:delText xml:space="preserve"> To empirically validate the direct association between multidimensional source monitoring performance and speech recognition accuracy under varying auditory masking conditions in patients with schizophrenia;</w:delText>
        </w:r>
      </w:del>
    </w:p>
    <w:p w:rsidR="00CB7A5C" w:rsidRDefault="002B2713" w:rsidP="00CB7A5C">
      <w:pPr>
        <w:pStyle w:val="afb"/>
      </w:pPr>
      <w:r>
        <w:t xml:space="preserve">2. </w:t>
      </w:r>
      <w:ins w:id="22" w:author="1 1" w:date="2026-01-31T04:32:00Z" w16du:dateUtc="2026-01-30T20:32:00Z">
        <w:r w:rsidR="009648B6">
          <w:t>2. 探究精神分裂症患者多维度源监测与掩蔽语音识别功能所共享的神经机制，并进一步分析这两类认知功能与阳性症状、阴性症状、认知缺陷及情感症状等各症状维度的特异性关联。</w:t>
        </w:r>
      </w:ins>
      <w:del w:id="23" w:author="1 1" w:date="2026-01-31T04:32:00Z" w16du:dateUtc="2026-01-30T20:32:00Z">
        <w:r w:rsidDel="009648B6">
          <w:delText>To investigate the shared neural substrates underlying both multidimensional source monitoring and masked speech recognition functions in schizophrenia, and further examine the symptom-domain-specific associations of these two cognitive functions with positive symptoms, negative symptoms, cognitive deficits, and affective symptoms.</w:delText>
        </w:r>
      </w:del>
    </w:p>
    <w:p w:rsidR="00CB7A5C" w:rsidRDefault="00CB7A5C" w:rsidP="00CB7A5C">
      <w:pPr>
        <w:pStyle w:val="afb"/>
      </w:pPr>
      <w:r>
        <w:t xml:space="preserve">3.2 研究方法【未】 </w:t>
      </w:r>
    </w:p>
    <w:p w:rsidR="00CB7A5C" w:rsidRDefault="00CB7A5C" w:rsidP="00CB7A5C">
      <w:pPr>
        <w:pStyle w:val="afb"/>
      </w:pPr>
      <w:r>
        <w:t xml:space="preserve">3.2.1 研究对象 </w:t>
      </w:r>
    </w:p>
    <w:p w:rsidR="00CB7A5C" w:rsidRDefault="00CB7A5C" w:rsidP="00CB7A5C">
      <w:pPr>
        <w:pStyle w:val="afb"/>
      </w:pPr>
      <w:r>
        <w:t xml:space="preserve">本研究采用便利抽样方法，选取广州医科大学附属脑科医院2024年7月-2025年7月就诊或住院的精神分裂症患者，同期通过网络等途径招募与病例组人口学特征相匹配的健 </w:t>
      </w:r>
    </w:p>
    <w:p w:rsidR="00CB7A5C" w:rsidRDefault="00CB7A5C" w:rsidP="00CB7A5C">
      <w:pPr>
        <w:pStyle w:val="afb"/>
      </w:pPr>
      <w:r>
        <w:t xml:space="preserve">康志愿者为对照组。共有113名精神分裂症患者和54名健康对照者参与了这项研究，其中6名患者因病情改变、出院等原因未能完成评估，（ITT），最终纳入了？？？名精神分裂症患者和54名健康对照。 </w:t>
      </w:r>
    </w:p>
    <w:p w:rsidR="00CB7A5C" w:rsidRPr="00CB7A5C" w:rsidRDefault="00CB7A5C" w:rsidP="00CB7A5C">
      <w:pPr>
        <w:rPr>
          <w:rFonts w:hint="eastAsia"/>
          <w:lang w:val="en-US"/>
        </w:rPr>
      </w:pPr>
    </w:p>
    <w:sectPr w:rsidR="00CB7A5C" w:rsidRPr="00CB7A5C">
      <w:footerReference w:type="default" r:id="rId7"/>
      <w:pgSz w:w="11907" w:h="1683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F9D" w:rsidRDefault="008D3F9D">
      <w:r>
        <w:separator/>
      </w:r>
    </w:p>
    <w:p w:rsidR="008D3F9D" w:rsidRDefault="008D3F9D"/>
  </w:endnote>
  <w:endnote w:type="continuationSeparator" w:id="0">
    <w:p w:rsidR="008D3F9D" w:rsidRDefault="008D3F9D">
      <w:r>
        <w:continuationSeparator/>
      </w:r>
    </w:p>
    <w:p w:rsidR="008D3F9D" w:rsidRDefault="008D3F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rsidR="00533586" w:rsidRDefault="00547C66">
        <w:pPr>
          <w:pStyle w:val="a7"/>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F9D" w:rsidRDefault="008D3F9D">
      <w:r>
        <w:separator/>
      </w:r>
    </w:p>
    <w:p w:rsidR="008D3F9D" w:rsidRDefault="008D3F9D"/>
  </w:footnote>
  <w:footnote w:type="continuationSeparator" w:id="0">
    <w:p w:rsidR="008D3F9D" w:rsidRDefault="008D3F9D">
      <w:r>
        <w:continuationSeparator/>
      </w:r>
    </w:p>
    <w:p w:rsidR="008D3F9D" w:rsidRDefault="008D3F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57A2668"/>
    <w:multiLevelType w:val="multilevel"/>
    <w:tmpl w:val="19869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7C028C"/>
    <w:multiLevelType w:val="multilevel"/>
    <w:tmpl w:val="CE46E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AB4355"/>
    <w:multiLevelType w:val="hybridMultilevel"/>
    <w:tmpl w:val="0B203272"/>
    <w:lvl w:ilvl="0" w:tplc="CE0E85FE">
      <w:start w:val="1"/>
      <w:numFmt w:val="decimal"/>
      <w:pStyle w:val="a0"/>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F3925EF"/>
    <w:multiLevelType w:val="multilevel"/>
    <w:tmpl w:val="D8C4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572077">
    <w:abstractNumId w:val="1"/>
  </w:num>
  <w:num w:numId="2" w16cid:durableId="1815872009">
    <w:abstractNumId w:val="0"/>
  </w:num>
  <w:num w:numId="3" w16cid:durableId="1441294308">
    <w:abstractNumId w:val="3"/>
  </w:num>
  <w:num w:numId="4" w16cid:durableId="254680452">
    <w:abstractNumId w:val="5"/>
  </w:num>
  <w:num w:numId="5" w16cid:durableId="238099483">
    <w:abstractNumId w:val="2"/>
  </w:num>
  <w:num w:numId="6" w16cid:durableId="167062800">
    <w:abstractNumId w:val="4"/>
  </w:num>
  <w:num w:numId="7" w16cid:durableId="68848837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98514a17b51377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DD"/>
    <w:rsid w:val="00087E12"/>
    <w:rsid w:val="000D7A00"/>
    <w:rsid w:val="001258C4"/>
    <w:rsid w:val="00130FB7"/>
    <w:rsid w:val="001352BC"/>
    <w:rsid w:val="001C42E8"/>
    <w:rsid w:val="001D2BDD"/>
    <w:rsid w:val="002B2713"/>
    <w:rsid w:val="004E071D"/>
    <w:rsid w:val="00533586"/>
    <w:rsid w:val="00547C66"/>
    <w:rsid w:val="0061022E"/>
    <w:rsid w:val="008D3F9D"/>
    <w:rsid w:val="009648B6"/>
    <w:rsid w:val="00971399"/>
    <w:rsid w:val="00A63F5D"/>
    <w:rsid w:val="00A86186"/>
    <w:rsid w:val="00BD7BAB"/>
    <w:rsid w:val="00BE7E31"/>
    <w:rsid w:val="00C35F1A"/>
    <w:rsid w:val="00C9613D"/>
    <w:rsid w:val="00CB7A5C"/>
    <w:rsid w:val="00D05478"/>
    <w:rsid w:val="00E070D2"/>
    <w:rsid w:val="00F42A4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F5167"/>
  <w15:chartTrackingRefBased/>
  <w15:docId w15:val="{E550BD4A-9E75-624B-B7B4-4BFB55CD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7C66"/>
    <w:rPr>
      <w:lang w:val="en-GB" w:eastAsia="zh-CN"/>
    </w:rPr>
  </w:style>
  <w:style w:type="paragraph" w:styleId="1">
    <w:name w:val="heading 1"/>
    <w:basedOn w:val="a1"/>
    <w:next w:val="a1"/>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1"/>
    <w:next w:val="a1"/>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1"/>
    <w:next w:val="a1"/>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1"/>
    <w:next w:val="a1"/>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1"/>
    <w:next w:val="a1"/>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1"/>
    <w:next w:val="a1"/>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1"/>
    <w:next w:val="a1"/>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1"/>
    <w:next w:val="a1"/>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1"/>
    <w:next w:val="a1"/>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Bullet"/>
    <w:basedOn w:val="a1"/>
    <w:uiPriority w:val="9"/>
    <w:qFormat/>
    <w:pPr>
      <w:numPr>
        <w:numId w:val="3"/>
      </w:numPr>
    </w:pPr>
  </w:style>
  <w:style w:type="character" w:customStyle="1" w:styleId="10">
    <w:name w:val="标题 1 字符"/>
    <w:basedOn w:val="a2"/>
    <w:link w:val="1"/>
    <w:uiPriority w:val="9"/>
    <w:rPr>
      <w:rFonts w:asciiTheme="majorHAnsi" w:eastAsiaTheme="majorEastAsia" w:hAnsiTheme="majorHAnsi" w:cstheme="majorBidi"/>
      <w:color w:val="731C3F" w:themeColor="accent1"/>
      <w:sz w:val="40"/>
      <w:szCs w:val="32"/>
    </w:rPr>
  </w:style>
  <w:style w:type="paragraph" w:styleId="a0">
    <w:name w:val="List Number"/>
    <w:basedOn w:val="a1"/>
    <w:uiPriority w:val="9"/>
    <w:qFormat/>
    <w:pPr>
      <w:numPr>
        <w:numId w:val="4"/>
      </w:numPr>
    </w:pPr>
  </w:style>
  <w:style w:type="paragraph" w:styleId="a5">
    <w:name w:val="header"/>
    <w:basedOn w:val="a1"/>
    <w:link w:val="a6"/>
    <w:uiPriority w:val="99"/>
    <w:unhideWhenUsed/>
    <w:qFormat/>
    <w:pPr>
      <w:spacing w:after="0" w:line="240" w:lineRule="auto"/>
    </w:pPr>
  </w:style>
  <w:style w:type="character" w:customStyle="1" w:styleId="a6">
    <w:name w:val="页眉 字符"/>
    <w:basedOn w:val="a2"/>
    <w:link w:val="a5"/>
    <w:uiPriority w:val="99"/>
  </w:style>
  <w:style w:type="paragraph" w:styleId="a7">
    <w:name w:val="footer"/>
    <w:basedOn w:val="a1"/>
    <w:link w:val="a8"/>
    <w:uiPriority w:val="99"/>
    <w:unhideWhenUsed/>
    <w:qFormat/>
    <w:pPr>
      <w:spacing w:after="0" w:line="240" w:lineRule="auto"/>
    </w:pPr>
  </w:style>
  <w:style w:type="character" w:customStyle="1" w:styleId="a8">
    <w:name w:val="页脚 字符"/>
    <w:basedOn w:val="a2"/>
    <w:link w:val="a7"/>
    <w:uiPriority w:val="99"/>
  </w:style>
  <w:style w:type="character" w:styleId="a9">
    <w:name w:val="Placeholder Text"/>
    <w:basedOn w:val="a2"/>
    <w:uiPriority w:val="99"/>
    <w:semiHidden/>
    <w:rPr>
      <w:color w:val="808080"/>
    </w:rPr>
  </w:style>
  <w:style w:type="paragraph" w:styleId="aa">
    <w:name w:val="Title"/>
    <w:basedOn w:val="a1"/>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2"/>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1"/>
    <w:link w:val="ad"/>
    <w:uiPriority w:val="11"/>
    <w:semiHidden/>
    <w:unhideWhenUsed/>
    <w:qFormat/>
    <w:pPr>
      <w:numPr>
        <w:ilvl w:val="1"/>
      </w:numPr>
      <w:spacing w:after="520"/>
      <w:contextualSpacing/>
    </w:pPr>
    <w:rPr>
      <w:caps/>
      <w:sz w:val="40"/>
    </w:rPr>
  </w:style>
  <w:style w:type="character" w:customStyle="1" w:styleId="ad">
    <w:name w:val="副标题 字符"/>
    <w:basedOn w:val="a2"/>
    <w:link w:val="ac"/>
    <w:uiPriority w:val="11"/>
    <w:semiHidden/>
    <w:rPr>
      <w:rFonts w:eastAsiaTheme="minorEastAsia"/>
      <w:caps/>
      <w:sz w:val="40"/>
    </w:rPr>
  </w:style>
  <w:style w:type="character" w:styleId="ae">
    <w:name w:val="Intense Reference"/>
    <w:basedOn w:val="a2"/>
    <w:uiPriority w:val="32"/>
    <w:semiHidden/>
    <w:unhideWhenUsed/>
    <w:qFormat/>
    <w:rPr>
      <w:b/>
      <w:bCs/>
      <w:caps/>
      <w:smallCaps w:val="0"/>
      <w:color w:val="262626" w:themeColor="text1" w:themeTint="D9"/>
      <w:spacing w:val="0"/>
    </w:rPr>
  </w:style>
  <w:style w:type="character" w:styleId="af">
    <w:name w:val="Book Title"/>
    <w:basedOn w:val="a2"/>
    <w:uiPriority w:val="33"/>
    <w:semiHidden/>
    <w:unhideWhenUsed/>
    <w:rPr>
      <w:b w:val="0"/>
      <w:bCs/>
      <w:i w:val="0"/>
      <w:iCs/>
      <w:spacing w:val="0"/>
      <w:u w:val="single"/>
    </w:rPr>
  </w:style>
  <w:style w:type="character" w:customStyle="1" w:styleId="20">
    <w:name w:val="标题 2 字符"/>
    <w:basedOn w:val="a2"/>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2"/>
    <w:link w:val="3"/>
    <w:uiPriority w:val="9"/>
    <w:semiHidden/>
    <w:rPr>
      <w:rFonts w:asciiTheme="majorHAnsi" w:eastAsiaTheme="majorEastAsia" w:hAnsiTheme="majorHAnsi" w:cstheme="majorBidi"/>
      <w:sz w:val="40"/>
      <w:szCs w:val="24"/>
    </w:rPr>
  </w:style>
  <w:style w:type="character" w:customStyle="1" w:styleId="40">
    <w:name w:val="标题 4 字符"/>
    <w:basedOn w:val="a2"/>
    <w:link w:val="4"/>
    <w:uiPriority w:val="9"/>
    <w:semiHidden/>
    <w:rPr>
      <w:rFonts w:asciiTheme="majorHAnsi" w:eastAsiaTheme="majorEastAsia" w:hAnsiTheme="majorHAnsi" w:cstheme="majorBidi"/>
      <w:i/>
      <w:iCs/>
      <w:sz w:val="40"/>
    </w:rPr>
  </w:style>
  <w:style w:type="character" w:customStyle="1" w:styleId="50">
    <w:name w:val="标题 5 字符"/>
    <w:basedOn w:val="a2"/>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2"/>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2"/>
    <w:link w:val="7"/>
    <w:uiPriority w:val="9"/>
    <w:semiHidden/>
    <w:rPr>
      <w:rFonts w:asciiTheme="majorHAnsi" w:eastAsiaTheme="majorEastAsia" w:hAnsiTheme="majorHAnsi" w:cstheme="majorBidi"/>
      <w:iCs/>
      <w:sz w:val="34"/>
    </w:rPr>
  </w:style>
  <w:style w:type="character" w:customStyle="1" w:styleId="80">
    <w:name w:val="标题 8 字符"/>
    <w:basedOn w:val="a2"/>
    <w:link w:val="8"/>
    <w:uiPriority w:val="9"/>
    <w:semiHidden/>
    <w:rPr>
      <w:rFonts w:asciiTheme="majorHAnsi" w:eastAsiaTheme="majorEastAsia" w:hAnsiTheme="majorHAnsi" w:cstheme="majorBidi"/>
      <w:i/>
      <w:sz w:val="34"/>
      <w:szCs w:val="21"/>
    </w:rPr>
  </w:style>
  <w:style w:type="character" w:customStyle="1" w:styleId="90">
    <w:name w:val="标题 9 字符"/>
    <w:basedOn w:val="a2"/>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2"/>
    <w:uiPriority w:val="19"/>
    <w:semiHidden/>
    <w:unhideWhenUsed/>
    <w:qFormat/>
    <w:rPr>
      <w:i/>
      <w:iCs/>
      <w:color w:val="404040" w:themeColor="text1" w:themeTint="BF"/>
    </w:rPr>
  </w:style>
  <w:style w:type="character" w:styleId="af1">
    <w:name w:val="Emphasis"/>
    <w:basedOn w:val="a2"/>
    <w:uiPriority w:val="20"/>
    <w:semiHidden/>
    <w:unhideWhenUsed/>
    <w:qFormat/>
    <w:rPr>
      <w:b/>
      <w:iCs/>
      <w:color w:val="262626" w:themeColor="text1" w:themeTint="D9"/>
    </w:rPr>
  </w:style>
  <w:style w:type="character" w:styleId="af2">
    <w:name w:val="Intense Emphasis"/>
    <w:basedOn w:val="a2"/>
    <w:uiPriority w:val="21"/>
    <w:semiHidden/>
    <w:unhideWhenUsed/>
    <w:qFormat/>
    <w:rPr>
      <w:b/>
      <w:i/>
      <w:iCs/>
      <w:color w:val="262626" w:themeColor="text1" w:themeTint="D9"/>
    </w:rPr>
  </w:style>
  <w:style w:type="character" w:styleId="af3">
    <w:name w:val="Strong"/>
    <w:basedOn w:val="a2"/>
    <w:uiPriority w:val="22"/>
    <w:unhideWhenUsed/>
    <w:qFormat/>
    <w:rPr>
      <w:b/>
      <w:bCs/>
    </w:rPr>
  </w:style>
  <w:style w:type="paragraph" w:styleId="af4">
    <w:name w:val="Quote"/>
    <w:basedOn w:val="a1"/>
    <w:next w:val="a1"/>
    <w:link w:val="af5"/>
    <w:uiPriority w:val="29"/>
    <w:semiHidden/>
    <w:unhideWhenUsed/>
    <w:qFormat/>
    <w:pPr>
      <w:spacing w:before="240"/>
    </w:pPr>
    <w:rPr>
      <w:i/>
      <w:iCs/>
      <w:sz w:val="36"/>
    </w:rPr>
  </w:style>
  <w:style w:type="character" w:customStyle="1" w:styleId="af5">
    <w:name w:val="引用 字符"/>
    <w:basedOn w:val="a2"/>
    <w:link w:val="af4"/>
    <w:uiPriority w:val="29"/>
    <w:semiHidden/>
    <w:rPr>
      <w:i/>
      <w:iCs/>
      <w:sz w:val="36"/>
    </w:rPr>
  </w:style>
  <w:style w:type="paragraph" w:styleId="af6">
    <w:name w:val="Intense Quote"/>
    <w:basedOn w:val="a1"/>
    <w:next w:val="a1"/>
    <w:link w:val="af7"/>
    <w:uiPriority w:val="30"/>
    <w:semiHidden/>
    <w:unhideWhenUsed/>
    <w:qFormat/>
    <w:pPr>
      <w:spacing w:before="240"/>
    </w:pPr>
    <w:rPr>
      <w:b/>
      <w:i/>
      <w:iCs/>
      <w:sz w:val="36"/>
    </w:rPr>
  </w:style>
  <w:style w:type="character" w:customStyle="1" w:styleId="af7">
    <w:name w:val="明显引用 字符"/>
    <w:basedOn w:val="a2"/>
    <w:link w:val="af6"/>
    <w:uiPriority w:val="30"/>
    <w:semiHidden/>
    <w:rPr>
      <w:b/>
      <w:i/>
      <w:iCs/>
      <w:sz w:val="36"/>
    </w:rPr>
  </w:style>
  <w:style w:type="character" w:styleId="af8">
    <w:name w:val="Subtle Reference"/>
    <w:basedOn w:val="a2"/>
    <w:uiPriority w:val="31"/>
    <w:semiHidden/>
    <w:unhideWhenUsed/>
    <w:qFormat/>
    <w:rPr>
      <w:caps/>
      <w:smallCaps w:val="0"/>
      <w:color w:val="262626" w:themeColor="text1" w:themeTint="D9"/>
    </w:rPr>
  </w:style>
  <w:style w:type="paragraph" w:styleId="af9">
    <w:name w:val="caption"/>
    <w:basedOn w:val="a1"/>
    <w:next w:val="a1"/>
    <w:uiPriority w:val="35"/>
    <w:semiHidden/>
    <w:unhideWhenUsed/>
    <w:qFormat/>
    <w:pPr>
      <w:spacing w:after="200" w:line="240" w:lineRule="auto"/>
    </w:pPr>
    <w:rPr>
      <w:i/>
      <w:iCs/>
      <w:sz w:val="24"/>
      <w:szCs w:val="18"/>
    </w:rPr>
  </w:style>
  <w:style w:type="paragraph" w:styleId="TOC">
    <w:name w:val="TOC Heading"/>
    <w:basedOn w:val="1"/>
    <w:next w:val="a1"/>
    <w:uiPriority w:val="39"/>
    <w:semiHidden/>
    <w:unhideWhenUsed/>
    <w:qFormat/>
    <w:pPr>
      <w:outlineLvl w:val="9"/>
    </w:pPr>
  </w:style>
  <w:style w:type="character" w:styleId="afa">
    <w:name w:val="Hyperlink"/>
    <w:basedOn w:val="a2"/>
    <w:uiPriority w:val="99"/>
    <w:unhideWhenUsed/>
    <w:rPr>
      <w:color w:val="731C3F" w:themeColor="hyperlink"/>
      <w:u w:val="single"/>
    </w:rPr>
  </w:style>
  <w:style w:type="paragraph" w:styleId="afb">
    <w:name w:val="Normal (Web)"/>
    <w:basedOn w:val="a1"/>
    <w:uiPriority w:val="99"/>
    <w:semiHidden/>
    <w:unhideWhenUsed/>
    <w:rsid w:val="00CB7A5C"/>
    <w:pPr>
      <w:spacing w:before="100" w:beforeAutospacing="1" w:after="100" w:afterAutospacing="1" w:line="240" w:lineRule="auto"/>
    </w:pPr>
    <w:rPr>
      <w:rFonts w:ascii="宋体" w:eastAsia="宋体" w:hAnsi="宋体" w:cs="宋体"/>
      <w:color w:val="auto"/>
      <w:sz w:val="24"/>
      <w:szCs w:val="24"/>
      <w:lang w:val="en-US"/>
    </w:rPr>
  </w:style>
  <w:style w:type="character" w:customStyle="1" w:styleId="ph">
    <w:name w:val="ph"/>
    <w:basedOn w:val="a2"/>
    <w:rsid w:val="00CB7A5C"/>
  </w:style>
  <w:style w:type="character" w:styleId="HTML">
    <w:name w:val="HTML Code"/>
    <w:basedOn w:val="a2"/>
    <w:uiPriority w:val="99"/>
    <w:semiHidden/>
    <w:unhideWhenUsed/>
    <w:rsid w:val="00CB7A5C"/>
    <w:rPr>
      <w:rFonts w:ascii="宋体" w:eastAsia="宋体" w:hAnsi="宋体" w:cs="宋体"/>
      <w:sz w:val="24"/>
      <w:szCs w:val="24"/>
    </w:rPr>
  </w:style>
  <w:style w:type="character" w:styleId="afc">
    <w:name w:val="FollowedHyperlink"/>
    <w:basedOn w:val="a2"/>
    <w:uiPriority w:val="99"/>
    <w:semiHidden/>
    <w:unhideWhenUsed/>
    <w:rsid w:val="00CB7A5C"/>
    <w:rPr>
      <w:color w:val="214C5E" w:themeColor="followedHyperlink"/>
      <w:u w:val="single"/>
    </w:rPr>
  </w:style>
  <w:style w:type="paragraph" w:customStyle="1" w:styleId="shortdesc">
    <w:name w:val="shortdesc"/>
    <w:basedOn w:val="a1"/>
    <w:rsid w:val="00CB7A5C"/>
    <w:pPr>
      <w:spacing w:before="100" w:beforeAutospacing="1" w:after="100" w:afterAutospacing="1" w:line="240" w:lineRule="auto"/>
    </w:pPr>
    <w:rPr>
      <w:rFonts w:ascii="宋体" w:eastAsia="宋体" w:hAnsi="宋体" w:cs="宋体"/>
      <w:color w:val="auto"/>
      <w:sz w:val="24"/>
      <w:szCs w:val="24"/>
      <w:lang w:val="en-US"/>
    </w:rPr>
  </w:style>
  <w:style w:type="paragraph" w:styleId="afd">
    <w:name w:val="Revision"/>
    <w:hidden/>
    <w:uiPriority w:val="99"/>
    <w:semiHidden/>
    <w:rsid w:val="009648B6"/>
    <w:pPr>
      <w:spacing w:after="0" w:line="240" w:lineRule="auto"/>
    </w:pPr>
    <w:rPr>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09389">
      <w:bodyDiv w:val="1"/>
      <w:marLeft w:val="0"/>
      <w:marRight w:val="0"/>
      <w:marTop w:val="0"/>
      <w:marBottom w:val="0"/>
      <w:divBdr>
        <w:top w:val="none" w:sz="0" w:space="0" w:color="auto"/>
        <w:left w:val="none" w:sz="0" w:space="0" w:color="auto"/>
        <w:bottom w:val="none" w:sz="0" w:space="0" w:color="auto"/>
        <w:right w:val="none" w:sz="0" w:space="0" w:color="auto"/>
      </w:divBdr>
    </w:div>
    <w:div w:id="238633420">
      <w:bodyDiv w:val="1"/>
      <w:marLeft w:val="0"/>
      <w:marRight w:val="0"/>
      <w:marTop w:val="0"/>
      <w:marBottom w:val="0"/>
      <w:divBdr>
        <w:top w:val="none" w:sz="0" w:space="0" w:color="auto"/>
        <w:left w:val="none" w:sz="0" w:space="0" w:color="auto"/>
        <w:bottom w:val="none" w:sz="0" w:space="0" w:color="auto"/>
        <w:right w:val="none" w:sz="0" w:space="0" w:color="auto"/>
      </w:divBdr>
    </w:div>
    <w:div w:id="740518933">
      <w:bodyDiv w:val="1"/>
      <w:marLeft w:val="0"/>
      <w:marRight w:val="0"/>
      <w:marTop w:val="0"/>
      <w:marBottom w:val="0"/>
      <w:divBdr>
        <w:top w:val="none" w:sz="0" w:space="0" w:color="auto"/>
        <w:left w:val="none" w:sz="0" w:space="0" w:color="auto"/>
        <w:bottom w:val="none" w:sz="0" w:space="0" w:color="auto"/>
        <w:right w:val="none" w:sz="0" w:space="0" w:color="auto"/>
      </w:divBdr>
      <w:divsChild>
        <w:div w:id="1733848510">
          <w:marLeft w:val="0"/>
          <w:marRight w:val="0"/>
          <w:marTop w:val="0"/>
          <w:marBottom w:val="0"/>
          <w:divBdr>
            <w:top w:val="none" w:sz="0" w:space="0" w:color="auto"/>
            <w:left w:val="none" w:sz="0" w:space="0" w:color="auto"/>
            <w:bottom w:val="none" w:sz="0" w:space="0" w:color="auto"/>
            <w:right w:val="none" w:sz="0" w:space="0" w:color="auto"/>
          </w:divBdr>
          <w:divsChild>
            <w:div w:id="449277184">
              <w:marLeft w:val="0"/>
              <w:marRight w:val="0"/>
              <w:marTop w:val="240"/>
              <w:marBottom w:val="240"/>
              <w:divBdr>
                <w:top w:val="none" w:sz="0" w:space="0" w:color="auto"/>
                <w:left w:val="single" w:sz="12" w:space="0" w:color="FFA400"/>
                <w:bottom w:val="none" w:sz="0" w:space="0" w:color="auto"/>
                <w:right w:val="none" w:sz="0" w:space="0" w:color="auto"/>
              </w:divBdr>
              <w:divsChild>
                <w:div w:id="2068912372">
                  <w:marLeft w:val="0"/>
                  <w:marRight w:val="0"/>
                  <w:marTop w:val="0"/>
                  <w:marBottom w:val="0"/>
                  <w:divBdr>
                    <w:top w:val="none" w:sz="0" w:space="0" w:color="auto"/>
                    <w:left w:val="none" w:sz="0" w:space="0" w:color="auto"/>
                    <w:bottom w:val="none" w:sz="0" w:space="0" w:color="auto"/>
                    <w:right w:val="none" w:sz="0" w:space="0" w:color="auto"/>
                  </w:divBdr>
                </w:div>
                <w:div w:id="1284926963">
                  <w:marLeft w:val="180"/>
                  <w:marRight w:val="0"/>
                  <w:marTop w:val="0"/>
                  <w:marBottom w:val="0"/>
                  <w:divBdr>
                    <w:top w:val="none" w:sz="0" w:space="0" w:color="auto"/>
                    <w:left w:val="none" w:sz="0" w:space="0" w:color="auto"/>
                    <w:bottom w:val="none" w:sz="0" w:space="0" w:color="auto"/>
                    <w:right w:val="none" w:sz="0" w:space="0" w:color="auto"/>
                  </w:divBdr>
                </w:div>
              </w:divsChild>
            </w:div>
            <w:div w:id="200017237">
              <w:blockQuote w:val="1"/>
              <w:marLeft w:val="0"/>
              <w:marRight w:val="0"/>
              <w:marTop w:val="0"/>
              <w:marBottom w:val="0"/>
              <w:divBdr>
                <w:top w:val="none" w:sz="0" w:space="0" w:color="auto"/>
                <w:left w:val="single" w:sz="24" w:space="11" w:color="DDDDDD"/>
                <w:bottom w:val="none" w:sz="0" w:space="0" w:color="auto"/>
                <w:right w:val="none" w:sz="0" w:space="0" w:color="auto"/>
              </w:divBdr>
            </w:div>
            <w:div w:id="371882903">
              <w:marLeft w:val="0"/>
              <w:marRight w:val="0"/>
              <w:marTop w:val="240"/>
              <w:marBottom w:val="240"/>
              <w:divBdr>
                <w:top w:val="none" w:sz="0" w:space="0" w:color="auto"/>
                <w:left w:val="single" w:sz="12" w:space="0" w:color="1366EC"/>
                <w:bottom w:val="none" w:sz="0" w:space="0" w:color="auto"/>
                <w:right w:val="none" w:sz="0" w:space="0" w:color="auto"/>
              </w:divBdr>
              <w:divsChild>
                <w:div w:id="203055760">
                  <w:marLeft w:val="0"/>
                  <w:marRight w:val="0"/>
                  <w:marTop w:val="0"/>
                  <w:marBottom w:val="0"/>
                  <w:divBdr>
                    <w:top w:val="none" w:sz="0" w:space="0" w:color="auto"/>
                    <w:left w:val="none" w:sz="0" w:space="0" w:color="auto"/>
                    <w:bottom w:val="none" w:sz="0" w:space="0" w:color="auto"/>
                    <w:right w:val="none" w:sz="0" w:space="0" w:color="auto"/>
                  </w:divBdr>
                </w:div>
                <w:div w:id="1108742099">
                  <w:marLeft w:val="180"/>
                  <w:marRight w:val="0"/>
                  <w:marTop w:val="0"/>
                  <w:marBottom w:val="0"/>
                  <w:divBdr>
                    <w:top w:val="none" w:sz="0" w:space="0" w:color="auto"/>
                    <w:left w:val="none" w:sz="0" w:space="0" w:color="auto"/>
                    <w:bottom w:val="none" w:sz="0" w:space="0" w:color="auto"/>
                    <w:right w:val="none" w:sz="0" w:space="0" w:color="auto"/>
                  </w:divBdr>
                </w:div>
              </w:divsChild>
            </w:div>
            <w:div w:id="85854151">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sChild>
    </w:div>
    <w:div w:id="188672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uwen/Library/Containers/com.microsoft.Word/Data/Library/Application%20Support/Microsoft/Office/16.0/DTS/zh-CN%7b2CD69CB5-471B-2D4D-9C46-E7B09E8B9A5E%7d/%7b886FA18E-9A02-9F4D-A97F-302D4744ED67%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735D4A-1F1C-2E46-8983-CA3389719F74}">
  <we:reference id="a1b2c3d4-e5f6-7890-abcd-ef1234567890"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做笔记.dotx</Template>
  <TotalTime>63</TotalTime>
  <Pages>2</Pages>
  <Words>424</Words>
  <Characters>2421</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&lt;Lorem Ipsum&gt;</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1 1</cp:lastModifiedBy>
  <cp:revision>1</cp:revision>
  <dcterms:created xsi:type="dcterms:W3CDTF">2026-01-30T19:22:00Z</dcterms:created>
  <dcterms:modified xsi:type="dcterms:W3CDTF">2026-02-01T06:47:00Z</dcterms:modified>
</cp:coreProperties>
</file>